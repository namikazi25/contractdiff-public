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t xml:space="preserve">ContractDiff tracked-changes redline — example output produced by the pipeline.</w:t>
      </w:r>
    </w:p>
    <w:p>
      <w:r>
        <w:t xml:space="preserve">Document: NDA-003 — Northwind Traders (record CR-NORTHWIND-NDA, version 1).</w:t>
      </w:r>
    </w:p>
    <w:p>
      <w:r>
        <w:t xml:space="preserve">Finding: unlimited_liability — rule MNDA-LIABILITY-001, severity high, route senior_legal_review (data/routing.json).</w:t>
      </w:r>
    </w:p>
    <w:p>
      <w:r>
        <w:t xml:space="preserve">Playbook preferred position: Mutual liability cap of 12 months of fees. Suggested action: Restore the mutual twelve-month liability cap.</w:t>
      </w:r>
    </w:p>
    <w:p>
      <w:r>
        <w:t xml:space="preserve"/>
      </w:r>
    </w:p>
    <w:p>
      <w:r>
        <w:t xml:space="preserve">MUTUAL NON-DISCLOSURE AGREEMENT</w:t>
      </w:r>
    </w:p>
    <w:p>
      <w:r>
        <w:t xml:space="preserve">1. Parties</w:t>
      </w:r>
      <w:r>
        <w:br/>
      </w:r>
      <w:r>
        <w:t xml:space="preserve">This mutual non-disclosure agreement (the "Agreement") is made between ExampleCorp and Northwind Traders, the two parties identified in the signature block, each a "party" and together the "parties". The parties intend to discuss a potential business relationship and wish to protect the confidential information they exchange in the course of those discussions.</w:t>
      </w:r>
    </w:p>
    <w:p>
      <w:r>
        <w:t xml:space="preserve">2. Definitions</w:t>
      </w:r>
      <w:r>
        <w:br/>
      </w:r>
      <w:r>
        <w:t xml:space="preserve">In this Agreement, "Confidential Information" means any information disclosed by one party to the other, in any form, that is marked as confidential or that would reasonably be regarded as confidential given its nature and the circumstances of disclosure. Confidential Information includes, without limitation, business plans, financial information, technical data, product roadmaps, and customer information, as well as the fact that the parties are in discussions. Confidential Information does not include information that is or becomes publicly available without breach of this Agreement, that was already lawfully known to the receiving party free of any duty of confidence, that is received from a third party without breach of any obligation, or that is independently developed without use of the disclosing party's Confidential Information.</w:t>
      </w:r>
    </w:p>
    <w:p>
      <w:r>
        <w:t xml:space="preserve">3. Confidentiality obligations</w:t>
      </w:r>
      <w:r>
        <w:br/>
      </w:r>
      <w:r>
        <w:t xml:space="preserve">Each party shall keep the other party's Confidential Information strictly confidential, shall use it solely for the purpose of evaluating a potential business relationship, and shall protect it with at least the same care it applies to its own confidential information, and in any event with no less than reasonable care. Neither party shall disclose the other party's Confidential Information to any third party except as permitted under this Agreement.</w:t>
      </w:r>
    </w:p>
    <w:p>
      <w:r>
        <w:t xml:space="preserve">4. Permitted disclosures</w:t>
      </w:r>
      <w:r>
        <w:br/>
      </w:r>
      <w:r>
        <w:t xml:space="preserve">A party may disclose Confidential Information to its employees, professional advisers, and affiliates who need to know it for the permitted purpose and who are bound by obligations at least as protective as those in this Agreement, and may disclose it where required by law, regulation, or a court of competent jurisdiction, provided it gives the other party prompt written notice where lawful and discloses only the portion of the Confidential Information that it is legally required to disclose.</w:t>
      </w:r>
    </w:p>
    <w:p>
      <w:r>
        <w:t xml:space="preserve">5. Term</w:t>
      </w:r>
      <w:r>
        <w:br/>
      </w:r>
      <w:r>
        <w:t xml:space="preserve">This Agreement takes effect on the date of the last signature and continues for two (2) years unless terminated earlier in accordance with its terms.</w:t>
      </w:r>
    </w:p>
    <w:p>
      <w:r>
        <w:t xml:space="preserve">6. Termination</w:t>
      </w:r>
      <w:r>
        <w:br/>
      </w:r>
      <w:r>
        <w:t xml:space="preserve">Either party may terminate this Agreement by giving thirty (30) days' written notice to the other party. Termination does not affect rights or obligations accrued before the termination date, and the confidentiality obligations survive for three (3) years after termination.</w:t>
      </w:r>
    </w:p>
    <w:p>
      <w:r>
        <w:t xml:space="preserve">7. Return or destruction</w:t>
      </w:r>
      <w:r>
        <w:br/>
      </w:r>
      <w:r>
        <w:t xml:space="preserve">On the other party's written request, each party shall promptly return or destroy all Confidential Information of that party in its possession or control and, if requested, certify the destruction in writing. A party may retain copies it is required to keep by law or under its bona fide document retention policies, and any retained Confidential Information remains subject to this Agreement.</w:t>
      </w:r>
    </w:p>
    <w:p>
      <w:r>
        <w:t xml:space="preserve">8. Limitation of liability</w:t>
      </w:r>
      <w:r>
        <w:br/>
      </w:r>
      <w:r>
        <w:t xml:space="preserve"/>
      </w:r>
      <w:del w:id="1" w:author="ContractDiff pipeline (example output)" w:date="2026-08-26T09:00:00Z">
        <w:r>
          <w:delText xml:space="preserve">Each party accepts unlimited liability under this Agreement. Neither party excludes or limits its liability for any breach of this Agreement, and each party shall be liable for all losses, damages, costs, and expenses, whether direct, indirect, or consequential, arising out of or in connection with any unauthorised use or disclosure of the other party's Confidential Information.</w:delText>
        </w:r>
      </w:del>
      <w:ins w:id="2" w:author="ContractDiff pipeline (example output)" w:date="2026-08-26T09:00:00Z">
        <w:r>
          <w:t xml:space="preserve">Each party's liability is capped at twelve months of fees.</w:t>
        </w:r>
      </w:ins>
    </w:p>
    <w:p>
      <w:r>
        <w:t xml:space="preserve">9. Governing law</w:t>
      </w:r>
      <w:r>
        <w:br/>
      </w:r>
      <w:r>
        <w:t xml:space="preserve">This Agreement is governed by the laws of England and Wales, and the courts of England and Wales have exclusive jurisdiction over any dispute arising from it.</w:t>
      </w:r>
    </w:p>
    <w:p>
      <w:r>
        <w:t xml:space="preserve">10. Notices</w:t>
      </w:r>
      <w:r>
        <w:br/>
      </w:r>
      <w:r>
        <w:t xml:space="preserve">Notices under this Agreement must be in writing and are effective when delivered to the registered office of the receiving party, marked for the attention of its legal counsel. Notices may be delivered by hand, by pre-paid first-class post, or by email with confirmation of receipt.</w:t>
      </w:r>
    </w:p>
    <w:p>
      <w:r>
        <w:t xml:space="preserve">11. General</w:t>
      </w:r>
      <w:r>
        <w:br/>
      </w:r>
      <w:r>
        <w:t xml:space="preserve">This Agreement constitutes the entire agreement between the parties regarding its subject matter, supersedes all prior discussions, and may only be amended in writing signed by both parties. Neither party may assign this Agreement without the other party's prior written consent. If any provision of this Agreement is held to be invalid or unenforceable, the remaining provisions continue in full force, and no failure or delay in exercising any right operates as a waiver of that right.</w:t>
      </w:r>
    </w:p>
    <w:p>
      <w:r>
        <w:t xml:space="preserve">IN WITNESS WHEREOF, the parties have executed this Agreement as of the date of the last signature below.</w:t>
      </w:r>
    </w:p>
    <w:sectPr>
      <w:pgSz w:w="11906" w:h="16838"/>
    </w:sectPr>
  </w:body>
</w:document>
</file>

<file path=docProps/core.xml><?xml version="1.0" encoding="utf-8"?>
<cp:coreProperties xmlns:cp="http://schemas.openxmlformats.org/package/2006/metadata/core-properties" xmlns:dc="http://purl.org/dc/elements/1.1/" xmlns:dcterms="http://purl.org/dc/terms/" xmlns:xsi="http://www.w3.org/2001/XMLSchema-instance">
  <dc:title>NDA-003 redline — restore the mutual twelve-month liability cap</dc:title>
  <dc:creator>ContractDiff pipeline (example output)</dc:creator>
  <dcterms:created xsi:type="dcterms:W3CDTF">2026-08-26T09:00:00Z</dcterms:created>
</cp:coreProperties>
</file>